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/>
          <w:b/>
          <w:color w:val="0B2545"/>
          <w:sz w:val="48"/>
        </w:rPr>
        <w:t>OOXML reader qualification brief</w:t>
      </w:r>
    </w:p>
    <w:p>
      <w:pPr>
        <w:spacing w:after="320"/>
      </w:pPr>
      <w:r>
        <w:rPr>
          <w:rFonts w:ascii="Calibri" w:hAnsi="Calibri"/>
          <w:b w:val="0"/>
          <w:color w:val="545454"/>
          <w:sz w:val="24"/>
        </w:rPr>
        <w:t>Original content for layout, section, and review-state comparison</w:t>
      </w:r>
    </w:p>
    <w:p>
      <w:pPr>
        <w:pStyle w:val="Heading1"/>
      </w:pPr>
      <w:r>
        <w:t>What this fixture proves</w:t>
      </w:r>
    </w:p>
    <w:p>
      <w:r>
        <w:t xml:space="preserve">A resilient reader needs to preserve hierarchy, inline runs, and real document furniture. </w:t>
      </w:r>
      <w:hyperlink r:id="rId11">
        <w:r>
          <w:rPr>
            <w:color w:val="2E74B5"/>
            <w:u w:val="single"/>
          </w:rPr>
          <w:t>inert D431 fixture link</w:t>
        </w:r>
      </w:hyperlink>
      <w:r>
        <w:t xml:space="preserve"> is a real external OOXML hyperlink; the application must keep it inert or validate it before opening.</w:t>
      </w:r>
    </w:p>
    <w:p>
      <w:pPr>
        <w:pStyle w:val="Heading2"/>
      </w:pPr>
      <w:r>
        <w:t>Review checklist</w:t>
      </w:r>
    </w:p>
    <w:p>
      <w:pPr>
        <w:pStyle w:val="ListBullet"/>
      </w:pPr>
      <w:r>
        <w:t>Header and footer remain visible.</w:t>
      </w:r>
    </w:p>
    <w:p>
      <w:pPr>
        <w:pStyle w:val="ListBullet"/>
      </w:pPr>
      <w:r>
        <w:t>Lists retain indentation and wrapping.</w:t>
      </w:r>
    </w:p>
    <w:p>
      <w:pPr>
        <w:pStyle w:val="ListBullet"/>
      </w:pPr>
      <w:r>
        <w:t>Tables do not collapse their column logic.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Surface</w:t>
            </w:r>
          </w:p>
        </w:tc>
        <w:tc>
          <w:tcPr>
            <w:tcW w:type="dxa" w:w="3264"/>
          </w:tcPr>
          <w:p>
            <w:r>
              <w:t>Expected</w:t>
            </w:r>
          </w:p>
        </w:tc>
        <w:tc>
          <w:tcPr>
            <w:tcW w:type="dxa" w:w="3264"/>
          </w:tcPr>
          <w:p>
            <w:r>
              <w:t>Reason</w:t>
            </w:r>
          </w:p>
        </w:tc>
      </w:tr>
      <w:tr>
        <w:tc>
          <w:tcPr>
            <w:tcW w:type="dxa" w:w="3264"/>
          </w:tcPr>
          <w:p>
            <w:r>
              <w:t>Portrait</w:t>
            </w:r>
          </w:p>
        </w:tc>
        <w:tc>
          <w:tcPr>
            <w:tcW w:type="dxa" w:w="3264"/>
          </w:tcPr>
          <w:p>
            <w:r>
              <w:t>Readable body</w:t>
            </w:r>
          </w:p>
        </w:tc>
        <w:tc>
          <w:tcPr>
            <w:tcW w:type="dxa" w:w="3264"/>
          </w:tcPr>
          <w:p>
            <w:r>
              <w:t>Default reading mode</w:t>
            </w:r>
          </w:p>
        </w:tc>
      </w:tr>
      <w:tr>
        <w:tc>
          <w:tcPr>
            <w:tcW w:type="dxa" w:w="3264"/>
          </w:tcPr>
          <w:p>
            <w:r>
              <w:t>Landscape</w:t>
            </w:r>
          </w:p>
        </w:tc>
        <w:tc>
          <w:tcPr>
            <w:tcW w:type="dxa" w:w="3264"/>
          </w:tcPr>
          <w:p>
            <w:r>
              <w:t>Wide matrix</w:t>
            </w:r>
          </w:p>
        </w:tc>
        <w:tc>
          <w:tcPr>
            <w:tcW w:type="dxa" w:w="3264"/>
          </w:tcPr>
          <w:p>
            <w:r>
              <w:t>Section geometry</w:t>
            </w:r>
          </w:p>
        </w:tc>
      </w:tr>
      <w:tr>
        <w:tc>
          <w:tcPr>
            <w:tcW w:type="dxa" w:w="3264"/>
          </w:tcPr>
          <w:p>
            <w:r>
              <w:t>Review</w:t>
            </w:r>
          </w:p>
        </w:tc>
        <w:tc>
          <w:tcPr>
            <w:tcW w:type="dxa" w:w="3264"/>
          </w:tcPr>
          <w:p>
            <w:r>
              <w:t>Tracked change markup</w:t>
            </w:r>
          </w:p>
        </w:tc>
        <w:tc>
          <w:tcPr>
            <w:tcW w:type="dxa" w:w="3264"/>
          </w:tcPr>
          <w:p>
            <w:r>
              <w:t>Revision fidelity</w:t>
            </w:r>
          </w:p>
        </w:tc>
      </w:tr>
    </w:tbl>
    <w:p>
      <w:r>
        <w:rPr>
          <w:i/>
        </w:rPr>
        <w:t>Original embedded color study:</w:t>
      </w:r>
    </w:p>
    <w:p>
      <w:r>
        <w:drawing>
          <wp:inline xmlns:a="http://schemas.openxmlformats.org/drawingml/2006/main" xmlns:pic="http://schemas.openxmlformats.org/drawingml/2006/picture">
            <wp:extent cx="438912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color-stud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Revision state: </w:t>
      </w:r>
      <w:del w:id="41" w:author="D431 Fixture Author" w:date="2026-07-27T00:00:00Z">
        <w:r>
          <w:delText>retired wording</w:delText>
        </w:r>
      </w:del>
      <w:ins w:id="42" w:author="D431 Fixture Author" w:date="2026-07-27T00:00:00Z">
        <w:r>
          <w:t>approved wording</w:t>
        </w:r>
      </w:ins>
    </w:p>
    <w:p>
      <w:pPr>
        <w:sectPr>
          <w:headerReference w:type="default" r:id="rId9"/>
          <w:footerReference w:type="default" r:id="rId10"/>
          <w:pgSz w:w="12240" w:h="15840"/>
          <w:pgMar w:top="1224" w:right="1224" w:bottom="1080" w:left="1224" w:header="504" w:footer="504" w:gutter="0"/>
          <w:cols w:space="720"/>
          <w:docGrid w:linePitch="360"/>
        </w:sectPr>
      </w:pPr>
    </w:p>
    <w:p>
      <w:pPr>
        <w:pStyle w:val="Heading1"/>
      </w:pPr>
      <w:r>
        <w:t>Landscape section — comparison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794"/>
          </w:tcPr>
          <w:p>
            <w:r>
              <w:t>Fixture</w:t>
            </w:r>
          </w:p>
        </w:tc>
        <w:tc>
          <w:tcPr>
            <w:tcW w:type="dxa" w:w="2794"/>
          </w:tcPr>
          <w:p>
            <w:r>
              <w:t>Pages</w:t>
            </w:r>
          </w:p>
        </w:tc>
        <w:tc>
          <w:tcPr>
            <w:tcW w:type="dxa" w:w="2794"/>
          </w:tcPr>
          <w:p>
            <w:r>
              <w:t>Headers</w:t>
            </w:r>
          </w:p>
        </w:tc>
        <w:tc>
          <w:tcPr>
            <w:tcW w:type="dxa" w:w="2794"/>
          </w:tcPr>
          <w:p>
            <w:r>
              <w:t>Tracked</w:t>
            </w:r>
          </w:p>
        </w:tc>
        <w:tc>
          <w:tcPr>
            <w:tcW w:type="dxa" w:w="2794"/>
          </w:tcPr>
          <w:p>
            <w:r>
              <w:t>Notes</w:t>
            </w:r>
          </w:p>
        </w:tc>
      </w:tr>
      <w:tr>
        <w:tc>
          <w:tcPr>
            <w:tcW w:type="dxa" w:w="2794"/>
          </w:tcPr>
          <w:p>
            <w:r>
              <w:t>Case 01</w:t>
            </w:r>
          </w:p>
        </w:tc>
        <w:tc>
          <w:tcPr>
            <w:tcW w:type="dxa" w:w="2794"/>
          </w:tcPr>
          <w:p>
            <w:r>
              <w:t>2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no</w:t>
            </w:r>
          </w:p>
        </w:tc>
        <w:tc>
          <w:tcPr>
            <w:tcW w:type="dxa" w:w="2794"/>
          </w:tcPr>
          <w:p>
            <w:r>
              <w:t>bounded visual evidence</w:t>
            </w:r>
          </w:p>
        </w:tc>
      </w:tr>
      <w:tr>
        <w:tc>
          <w:tcPr>
            <w:tcW w:type="dxa" w:w="2794"/>
          </w:tcPr>
          <w:p>
            <w:r>
              <w:t>Case 02</w:t>
            </w:r>
          </w:p>
        </w:tc>
        <w:tc>
          <w:tcPr>
            <w:tcW w:type="dxa" w:w="2794"/>
          </w:tcPr>
          <w:p>
            <w:r>
              <w:t>3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no</w:t>
            </w:r>
          </w:p>
        </w:tc>
        <w:tc>
          <w:tcPr>
            <w:tcW w:type="dxa" w:w="2794"/>
          </w:tcPr>
          <w:p>
            <w:r>
              <w:t>bounded visual evidence</w:t>
            </w:r>
          </w:p>
        </w:tc>
      </w:tr>
      <w:tr>
        <w:tc>
          <w:tcPr>
            <w:tcW w:type="dxa" w:w="2794"/>
          </w:tcPr>
          <w:p>
            <w:r>
              <w:t>Case 03</w:t>
            </w:r>
          </w:p>
        </w:tc>
        <w:tc>
          <w:tcPr>
            <w:tcW w:type="dxa" w:w="2794"/>
          </w:tcPr>
          <w:p>
            <w:r>
              <w:t>4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bounded visual evidence</w:t>
            </w:r>
          </w:p>
        </w:tc>
      </w:tr>
      <w:tr>
        <w:tc>
          <w:tcPr>
            <w:tcW w:type="dxa" w:w="2794"/>
          </w:tcPr>
          <w:p>
            <w:r>
              <w:t>Case 04</w:t>
            </w:r>
          </w:p>
        </w:tc>
        <w:tc>
          <w:tcPr>
            <w:tcW w:type="dxa" w:w="2794"/>
          </w:tcPr>
          <w:p>
            <w:r>
              <w:t>1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no</w:t>
            </w:r>
          </w:p>
        </w:tc>
        <w:tc>
          <w:tcPr>
            <w:tcW w:type="dxa" w:w="2794"/>
          </w:tcPr>
          <w:p>
            <w:r>
              <w:t>bounded visual evidence</w:t>
            </w:r>
          </w:p>
        </w:tc>
      </w:tr>
      <w:tr>
        <w:tc>
          <w:tcPr>
            <w:tcW w:type="dxa" w:w="2794"/>
          </w:tcPr>
          <w:p>
            <w:r>
              <w:t>Case 05</w:t>
            </w:r>
          </w:p>
        </w:tc>
        <w:tc>
          <w:tcPr>
            <w:tcW w:type="dxa" w:w="2794"/>
          </w:tcPr>
          <w:p>
            <w:r>
              <w:t>2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no</w:t>
            </w:r>
          </w:p>
        </w:tc>
        <w:tc>
          <w:tcPr>
            <w:tcW w:type="dxa" w:w="2794"/>
          </w:tcPr>
          <w:p>
            <w:r>
              <w:t>bounded visual evidence</w:t>
            </w:r>
          </w:p>
        </w:tc>
      </w:tr>
      <w:tr>
        <w:tc>
          <w:tcPr>
            <w:tcW w:type="dxa" w:w="2794"/>
          </w:tcPr>
          <w:p>
            <w:r>
              <w:t>Case 06</w:t>
            </w:r>
          </w:p>
        </w:tc>
        <w:tc>
          <w:tcPr>
            <w:tcW w:type="dxa" w:w="2794"/>
          </w:tcPr>
          <w:p>
            <w:r>
              <w:t>3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bounded visual evidence</w:t>
            </w:r>
          </w:p>
        </w:tc>
      </w:tr>
      <w:tr>
        <w:tc>
          <w:tcPr>
            <w:tcW w:type="dxa" w:w="2794"/>
          </w:tcPr>
          <w:p>
            <w:r>
              <w:t>Case 07</w:t>
            </w:r>
          </w:p>
        </w:tc>
        <w:tc>
          <w:tcPr>
            <w:tcW w:type="dxa" w:w="2794"/>
          </w:tcPr>
          <w:p>
            <w:r>
              <w:t>4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no</w:t>
            </w:r>
          </w:p>
        </w:tc>
        <w:tc>
          <w:tcPr>
            <w:tcW w:type="dxa" w:w="2794"/>
          </w:tcPr>
          <w:p>
            <w:r>
              <w:t>bounded visual evidence</w:t>
            </w:r>
          </w:p>
        </w:tc>
      </w:tr>
      <w:tr>
        <w:tc>
          <w:tcPr>
            <w:tcW w:type="dxa" w:w="2794"/>
          </w:tcPr>
          <w:p>
            <w:r>
              <w:t>Case 08</w:t>
            </w:r>
          </w:p>
        </w:tc>
        <w:tc>
          <w:tcPr>
            <w:tcW w:type="dxa" w:w="2794"/>
          </w:tcPr>
          <w:p>
            <w:r>
              <w:t>1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no</w:t>
            </w:r>
          </w:p>
        </w:tc>
        <w:tc>
          <w:tcPr>
            <w:tcW w:type="dxa" w:w="2794"/>
          </w:tcPr>
          <w:p>
            <w:r>
              <w:t>bounded visual evidence</w:t>
            </w:r>
          </w:p>
        </w:tc>
      </w:tr>
      <w:tr>
        <w:tc>
          <w:tcPr>
            <w:tcW w:type="dxa" w:w="2794"/>
          </w:tcPr>
          <w:p>
            <w:r>
              <w:t>Case 09</w:t>
            </w:r>
          </w:p>
        </w:tc>
        <w:tc>
          <w:tcPr>
            <w:tcW w:type="dxa" w:w="2794"/>
          </w:tcPr>
          <w:p>
            <w:r>
              <w:t>2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bounded visual evidence</w:t>
            </w:r>
          </w:p>
        </w:tc>
      </w:tr>
      <w:tr>
        <w:tc>
          <w:tcPr>
            <w:tcW w:type="dxa" w:w="2794"/>
          </w:tcPr>
          <w:p>
            <w:r>
              <w:t>Case 10</w:t>
            </w:r>
          </w:p>
        </w:tc>
        <w:tc>
          <w:tcPr>
            <w:tcW w:type="dxa" w:w="2794"/>
          </w:tcPr>
          <w:p>
            <w:r>
              <w:t>3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no</w:t>
            </w:r>
          </w:p>
        </w:tc>
        <w:tc>
          <w:tcPr>
            <w:tcW w:type="dxa" w:w="2794"/>
          </w:tcPr>
          <w:p>
            <w:r>
              <w:t>bounded visual evidence</w:t>
            </w:r>
          </w:p>
        </w:tc>
      </w:tr>
      <w:tr>
        <w:tc>
          <w:tcPr>
            <w:tcW w:type="dxa" w:w="2794"/>
          </w:tcPr>
          <w:p>
            <w:r>
              <w:t>Case 11</w:t>
            </w:r>
          </w:p>
        </w:tc>
        <w:tc>
          <w:tcPr>
            <w:tcW w:type="dxa" w:w="2794"/>
          </w:tcPr>
          <w:p>
            <w:r>
              <w:t>4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no</w:t>
            </w:r>
          </w:p>
        </w:tc>
        <w:tc>
          <w:tcPr>
            <w:tcW w:type="dxa" w:w="2794"/>
          </w:tcPr>
          <w:p>
            <w:r>
              <w:t>bounded visual evidence</w:t>
            </w:r>
          </w:p>
        </w:tc>
      </w:tr>
      <w:tr>
        <w:tc>
          <w:tcPr>
            <w:tcW w:type="dxa" w:w="2794"/>
          </w:tcPr>
          <w:p>
            <w:r>
              <w:t>Case 12</w:t>
            </w:r>
          </w:p>
        </w:tc>
        <w:tc>
          <w:tcPr>
            <w:tcW w:type="dxa" w:w="2794"/>
          </w:tcPr>
          <w:p>
            <w:r>
              <w:t>1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yes</w:t>
            </w:r>
          </w:p>
        </w:tc>
        <w:tc>
          <w:tcPr>
            <w:tcW w:type="dxa" w:w="2794"/>
          </w:tcPr>
          <w:p>
            <w:r>
              <w:t>bounded visual evidence</w:t>
            </w:r>
          </w:p>
        </w:tc>
      </w:tr>
    </w:tbl>
    <w:p>
      <w:r>
        <w:t>The page intentionally changes orientation so renderers must create a new canvas geometry.</w:t>
      </w:r>
    </w:p>
    <w:p>
      <w:pPr>
        <w:sectPr>
          <w:headerReference w:type="default" r:id="rId13"/>
          <w:footerReference w:type="default" r:id="rId14"/>
          <w:pgSz w:w="15840" w:h="12240" w:orient="landscape"/>
          <w:pgMar w:top="1224" w:right="936" w:bottom="1080" w:left="936" w:header="504" w:footer="504" w:gutter="0"/>
          <w:cols w:space="720"/>
          <w:docGrid w:linePitch="360"/>
        </w:sectPr>
      </w:pPr>
    </w:p>
    <w:p>
      <w:pPr>
        <w:pStyle w:val="Heading1"/>
      </w:pPr>
      <w:r>
        <w:t>Return to portrait</w:t>
      </w:r>
    </w:p>
    <w:p>
      <w:r>
        <w:t>The final section confirms that the layout can return to the original page geometry after a landscape comparison table.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D431 original test fixture — no private content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D431 original test fixture — no private content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D431 original test fixture — no private content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46464"/>
        <w:sz w:val="16"/>
      </w:rPr>
      <w:t>D431 / DOCX rich / portrait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46464"/>
        <w:sz w:val="16"/>
      </w:rPr>
      <w:t>D431 / DOCX rich / landscape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46464"/>
        <w:sz w:val="16"/>
      </w:rPr>
      <w:t>D431 / DOCX rich / return to portrait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invalid/d431" TargetMode="External"/><Relationship Id="rId12" Type="http://schemas.openxmlformats.org/officeDocument/2006/relationships/image" Target="media/image1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